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1FD1" w14:textId="0F953208" w:rsidR="00065963" w:rsidRDefault="00C62F0D" w:rsidP="00C62F0D">
      <w:pPr>
        <w:pStyle w:val="berschrift1"/>
      </w:pPr>
      <w:r>
        <w:t>Tracked changes</w:t>
      </w:r>
    </w:p>
    <w:p w14:paraId="2F09D4E5" w14:textId="660AE155" w:rsidR="00C62F0D" w:rsidRDefault="00C62F0D" w:rsidP="00C62F0D">
      <w:r>
        <w:t xml:space="preserve">The </w:t>
      </w:r>
      <w:del w:id="0" w:author="Fidelity generator" w:date="2026-10-11T20:42:00Z" w16du:dateUtc="2026-10-11T18:42:00Z">
        <w:r w:rsidDel="00C62F0D">
          <w:delText xml:space="preserve">quick </w:delText>
        </w:r>
      </w:del>
      <w:ins w:id="1" w:author="Fidelity generator" w:date="2026-10-11T20:42:00Z" w16du:dateUtc="2026-10-11T18:42:00Z">
        <w:r>
          <w:t xml:space="preserve">slow and steady </w:t>
        </w:r>
      </w:ins>
      <w:r>
        <w:t xml:space="preserve">brown fox jumps </w:t>
      </w:r>
      <w:r w:rsidRPr="00C62F0D">
        <w:rPr>
          <w:b/>
          <w:rPrChange w:id="2" w:author="Fidelity generator" w:date="2026-10-11T20:42:00Z" w16du:dateUtc="2026-10-11T18:42:00Z">
            <w:rPr/>
          </w:rPrChange>
        </w:rPr>
        <w:t>over the lazy dog</w:t>
      </w:r>
      <w:r>
        <w:t>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408C659" w14:textId="192BDD6D" w:rsidR="00C62F0D" w:rsidDel="00C62F0D" w:rsidRDefault="00C62F0D" w:rsidP="00C62F0D">
      <w:pPr>
        <w:rPr>
          <w:del w:id="3" w:author="Fidelity generator" w:date="2026-10-11T20:42:00Z" w16du:dateUtc="2026-10-11T18:42:00Z"/>
        </w:rPr>
      </w:pPr>
      <w:r>
        <w:t>This paragraph will be joined with the next one by deleting its mark.</w:t>
      </w:r>
    </w:p>
    <w:p w14:paraId="4F9D9FB8" w14:textId="6D052737" w:rsidR="00C62F0D" w:rsidRDefault="00C62F0D" w:rsidP="00C62F0D">
      <w:r>
        <w:t>The next paragraph continues here after the joined mark.</w:t>
      </w:r>
    </w:p>
    <w:p w14:paraId="149772B6" w14:textId="6E69DEA2" w:rsidR="00C62F0D" w:rsidRDefault="00C62F0D" w:rsidP="00C62F0D"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4" w:author="Fidelity generator" w:date="2026-10-11T20:42:00Z" w16du:dateUtc="2026-10-11T18:42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4536"/>
        <w:gridCol w:w="4536"/>
        <w:tblGridChange w:id="5">
          <w:tblGrid>
            <w:gridCol w:w="4536"/>
            <w:gridCol w:w="4536"/>
          </w:tblGrid>
        </w:tblGridChange>
      </w:tblGrid>
      <w:tr w:rsidR="00C62F0D" w14:paraId="317D2670" w14:textId="77777777" w:rsidTr="00C62F0D">
        <w:tblPrEx>
          <w:tblCellMar>
            <w:top w:w="0" w:type="dxa"/>
            <w:bottom w:w="0" w:type="dxa"/>
          </w:tblCellMar>
          <w:tblPrExChange w:id="6" w:author="Fidelity generator" w:date="2026-10-11T20:42:00Z" w16du:dateUtc="2026-10-11T18:42:00Z">
            <w:tblPrEx>
              <w:tblCellMar>
                <w:top w:w="0" w:type="dxa"/>
                <w:bottom w:w="0" w:type="dxa"/>
              </w:tblCellMar>
            </w:tblPrEx>
          </w:tblPrExChange>
        </w:tblPrEx>
        <w:tc>
          <w:tcPr>
            <w:tcW w:w="4536" w:type="dxa"/>
            <w:tcPrChange w:id="7" w:author="Fidelity generator" w:date="2026-10-11T20:42:00Z" w16du:dateUtc="2026-10-11T18:42:00Z">
              <w:tcPr>
                <w:tcW w:w="4536" w:type="dxa"/>
              </w:tcPr>
            </w:tcPrChange>
          </w:tcPr>
          <w:p w14:paraId="28704A86" w14:textId="549D478A" w:rsidR="00C62F0D" w:rsidRDefault="00C62F0D" w:rsidP="00C62F0D">
            <w:r>
              <w:t>Row 1 cell 1</w:t>
            </w:r>
          </w:p>
        </w:tc>
        <w:tc>
          <w:tcPr>
            <w:tcW w:w="4536" w:type="dxa"/>
            <w:tcPrChange w:id="8" w:author="Fidelity generator" w:date="2026-10-11T20:42:00Z" w16du:dateUtc="2026-10-11T18:42:00Z">
              <w:tcPr>
                <w:tcW w:w="4536" w:type="dxa"/>
              </w:tcPr>
            </w:tcPrChange>
          </w:tcPr>
          <w:p w14:paraId="76E7B0F9" w14:textId="30CE5DC3" w:rsidR="00C62F0D" w:rsidRDefault="00C62F0D" w:rsidP="00C62F0D">
            <w:r>
              <w:t>Row 1 cell 2</w:t>
            </w:r>
          </w:p>
        </w:tc>
      </w:tr>
      <w:tr w:rsidR="00C62F0D" w:rsidDel="00C62F0D" w14:paraId="4B5F49D3" w14:textId="716AB2C2" w:rsidTr="00C62F0D">
        <w:tblPrEx>
          <w:tblCellMar>
            <w:top w:w="0" w:type="dxa"/>
            <w:bottom w:w="0" w:type="dxa"/>
          </w:tblCellMar>
          <w:tblPrExChange w:id="9" w:author="Fidelity generator" w:date="2026-10-11T20:42:00Z" w16du:dateUtc="2026-10-11T18:42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del w:id="10" w:author="Fidelity generator" w:date="2026-10-11T20:42:00Z" w16du:dateUtc="2026-10-11T18:42:00Z"/>
        </w:trPr>
        <w:tc>
          <w:tcPr>
            <w:tcW w:w="4536" w:type="dxa"/>
            <w:tcPrChange w:id="11" w:author="Fidelity generator" w:date="2026-10-11T20:42:00Z" w16du:dateUtc="2026-10-11T18:42:00Z">
              <w:tcPr>
                <w:tcW w:w="4536" w:type="dxa"/>
              </w:tcPr>
            </w:tcPrChange>
          </w:tcPr>
          <w:p w14:paraId="29385268" w14:textId="532B8697" w:rsidR="00C62F0D" w:rsidDel="00C62F0D" w:rsidRDefault="00C62F0D" w:rsidP="00C62F0D">
            <w:pPr>
              <w:rPr>
                <w:del w:id="12" w:author="Fidelity generator" w:date="2026-10-11T20:42:00Z" w16du:dateUtc="2026-10-11T18:42:00Z"/>
              </w:rPr>
            </w:pPr>
            <w:del w:id="13" w:author="Fidelity generator" w:date="2026-10-11T20:42:00Z" w16du:dateUtc="2026-10-11T18:42:00Z">
              <w:r w:rsidDel="00C62F0D">
                <w:delText>Row 2 cell 1</w:delText>
              </w:r>
            </w:del>
          </w:p>
        </w:tc>
        <w:tc>
          <w:tcPr>
            <w:tcW w:w="4536" w:type="dxa"/>
            <w:tcPrChange w:id="14" w:author="Fidelity generator" w:date="2026-10-11T20:42:00Z" w16du:dateUtc="2026-10-11T18:42:00Z">
              <w:tcPr>
                <w:tcW w:w="4536" w:type="dxa"/>
              </w:tcPr>
            </w:tcPrChange>
          </w:tcPr>
          <w:p w14:paraId="70BE30B3" w14:textId="250FFD07" w:rsidR="00C62F0D" w:rsidDel="00C62F0D" w:rsidRDefault="00C62F0D" w:rsidP="00C62F0D">
            <w:pPr>
              <w:rPr>
                <w:del w:id="15" w:author="Fidelity generator" w:date="2026-10-11T20:42:00Z" w16du:dateUtc="2026-10-11T18:42:00Z"/>
              </w:rPr>
            </w:pPr>
            <w:del w:id="16" w:author="Fidelity generator" w:date="2026-10-11T20:42:00Z" w16du:dateUtc="2026-10-11T18:42:00Z">
              <w:r w:rsidDel="00C62F0D">
                <w:delText>Row 2 cell 2</w:delText>
              </w:r>
            </w:del>
          </w:p>
        </w:tc>
      </w:tr>
      <w:tr w:rsidR="00C62F0D" w14:paraId="79B29F7C" w14:textId="77777777" w:rsidTr="00C62F0D">
        <w:tblPrEx>
          <w:tblCellMar>
            <w:top w:w="0" w:type="dxa"/>
            <w:bottom w:w="0" w:type="dxa"/>
          </w:tblCellMar>
          <w:tblPrExChange w:id="17" w:author="Fidelity generator" w:date="2026-10-11T20:42:00Z" w16du:dateUtc="2026-10-11T18:42:00Z">
            <w:tblPrEx>
              <w:tblCellMar>
                <w:top w:w="0" w:type="dxa"/>
                <w:bottom w:w="0" w:type="dxa"/>
              </w:tblCellMar>
            </w:tblPrEx>
          </w:tblPrExChange>
        </w:tblPrEx>
        <w:tc>
          <w:tcPr>
            <w:tcW w:w="4536" w:type="dxa"/>
            <w:tcPrChange w:id="18" w:author="Fidelity generator" w:date="2026-10-11T20:42:00Z" w16du:dateUtc="2026-10-11T18:42:00Z">
              <w:tcPr>
                <w:tcW w:w="4536" w:type="dxa"/>
              </w:tcPr>
            </w:tcPrChange>
          </w:tcPr>
          <w:p w14:paraId="219FF4CD" w14:textId="652F7FBC" w:rsidR="00C62F0D" w:rsidRDefault="00C62F0D" w:rsidP="00C62F0D">
            <w:r>
              <w:t>Row 3 cell 1</w:t>
            </w:r>
          </w:p>
        </w:tc>
        <w:tc>
          <w:tcPr>
            <w:tcW w:w="4536" w:type="dxa"/>
            <w:tcPrChange w:id="19" w:author="Fidelity generator" w:date="2026-10-11T20:42:00Z" w16du:dateUtc="2026-10-11T18:42:00Z">
              <w:tcPr>
                <w:tcW w:w="4536" w:type="dxa"/>
              </w:tcPr>
            </w:tcPrChange>
          </w:tcPr>
          <w:p w14:paraId="107F2B73" w14:textId="6A443FFD" w:rsidR="00C62F0D" w:rsidRDefault="00C62F0D" w:rsidP="00C62F0D">
            <w:r>
              <w:t>Row 3 cell 2</w:t>
            </w:r>
          </w:p>
        </w:tc>
      </w:tr>
      <w:tr w:rsidR="00C62F0D" w14:paraId="7E782A57" w14:textId="77777777" w:rsidTr="00C62F0D">
        <w:tblPrEx>
          <w:tblCellMar>
            <w:top w:w="0" w:type="dxa"/>
            <w:bottom w:w="0" w:type="dxa"/>
          </w:tblCellMar>
        </w:tblPrEx>
        <w:trPr>
          <w:ins w:id="20" w:author="Fidelity generator" w:date="2026-10-11T20:42:00Z" w16du:dateUtc="2026-10-11T18:42:00Z"/>
        </w:trPr>
        <w:tc>
          <w:tcPr>
            <w:tcW w:w="4536" w:type="dxa"/>
          </w:tcPr>
          <w:p w14:paraId="3E8557A5" w14:textId="483701B6" w:rsidR="00C62F0D" w:rsidRDefault="00C62F0D" w:rsidP="00C62F0D">
            <w:pPr>
              <w:rPr>
                <w:ins w:id="21" w:author="Fidelity generator" w:date="2026-10-11T20:42:00Z" w16du:dateUtc="2026-10-11T18:42:00Z"/>
              </w:rPr>
            </w:pPr>
            <w:ins w:id="22" w:author="Fidelity generator" w:date="2026-10-11T20:42:00Z" w16du:dateUtc="2026-10-11T18:42:00Z">
              <w:r>
                <w:t>Added row</w:t>
              </w:r>
            </w:ins>
          </w:p>
        </w:tc>
        <w:tc>
          <w:tcPr>
            <w:tcW w:w="4536" w:type="dxa"/>
          </w:tcPr>
          <w:p w14:paraId="1C803B85" w14:textId="77777777" w:rsidR="00C62F0D" w:rsidRDefault="00C62F0D" w:rsidP="00C62F0D">
            <w:pPr>
              <w:rPr>
                <w:ins w:id="23" w:author="Fidelity generator" w:date="2026-10-11T20:42:00Z" w16du:dateUtc="2026-10-11T18:42:00Z"/>
              </w:rPr>
            </w:pPr>
          </w:p>
        </w:tc>
      </w:tr>
    </w:tbl>
    <w:p w14:paraId="77C23686" w14:textId="77777777" w:rsidR="00C62F0D" w:rsidRDefault="00C62F0D" w:rsidP="00C62F0D"/>
    <w:p w14:paraId="59B8D901" w14:textId="18E6F101" w:rsidR="00C62F0D" w:rsidRDefault="00C62F0D" w:rsidP="00C62F0D">
      <w:moveFromRangeStart w:id="24" w:author="Fidelity generator" w:date="2026-10-11T20:42:00Z" w:name="move242643754"/>
      <w:moveFrom w:id="25" w:author="Fidelity generator" w:date="2026-10-11T20:42:00Z" w16du:dateUtc="2026-10-11T18:42:00Z">
        <w:r w:rsidDel="00C62F0D">
          <w:t xml:space="preserve">A sentence to move. </w:t>
        </w:r>
      </w:moveFrom>
      <w:moveFromRangeEnd w:id="24"/>
      <w:r>
        <w:t>The rest of the paragraph stays where it is.</w:t>
      </w:r>
    </w:p>
    <w:p w14:paraId="674B74DF" w14:textId="77F12A6E" w:rsidR="00C62F0D" w:rsidRDefault="00C62F0D" w:rsidP="00C62F0D">
      <w:r>
        <w:t>The moved sentence lands at the end of this paragraph.</w:t>
      </w:r>
      <w:ins w:id="26" w:author="Fidelity generator" w:date="2026-10-11T20:42:00Z" w16du:dateUtc="2026-10-11T18:42:00Z">
        <w:r w:rsidRPr="00C62F0D">
          <w:t xml:space="preserve"> </w:t>
        </w:r>
      </w:ins>
      <w:moveToRangeStart w:id="27" w:author="Fidelity generator" w:date="2026-10-11T20:42:00Z" w:name="move242643754"/>
      <w:moveTo w:id="28" w:author="Fidelity generator" w:date="2026-10-11T20:42:00Z" w16du:dateUtc="2026-10-11T18:42:00Z">
        <w:r>
          <w:t>A sentence to move.</w:t>
        </w:r>
      </w:moveTo>
      <w:moveToRangeEnd w:id="27"/>
    </w:p>
    <w:p w14:paraId="5676F3C6" w14:textId="2C72CFC4" w:rsidR="00C62F0D" w:rsidRPr="00C62F0D" w:rsidRDefault="00C62F0D" w:rsidP="00C62F0D">
      <w:commentRangeStart w:id="29"/>
      <w:r>
        <w:t>A comment marks</w:t>
      </w:r>
      <w:commentRangeEnd w:id="29"/>
      <w:r>
        <w:rPr>
          <w:rStyle w:val="Kommentarzeichen"/>
          <w:sz w:val="24"/>
          <w:szCs w:val="24"/>
        </w:rPr>
        <w:commentReference w:id="29"/>
      </w:r>
      <w:r>
        <w:t xml:space="preserve"> this paragraph.</w:t>
      </w:r>
    </w:p>
    <w:sectPr w:rsidR="00C62F0D" w:rsidRPr="00C62F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Fidelity generator" w:date="2026-10-11T20:42:00Z" w:initials="FG">
    <w:p w14:paraId="67C056B9" w14:textId="1EC363A9" w:rsidR="00C62F0D" w:rsidRDefault="00C62F0D">
      <w:pPr>
        <w:pStyle w:val="Kommentartext"/>
      </w:pPr>
      <w:r>
        <w:rPr>
          <w:rStyle w:val="Kommentarzeichen"/>
        </w:rPr>
        <w:annotationRef/>
      </w:r>
      <w:r>
        <w:t>A comment on the paragraph.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C056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7BB447" w16cex:dateUtc="2026-10-11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C056B9" w16cid:durableId="6B7BB4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delity generator">
    <w15:presenceInfo w15:providerId="None" w15:userId="Fidelity gene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0D"/>
    <w:rsid w:val="000127E6"/>
    <w:rsid w:val="00065963"/>
    <w:rsid w:val="00AE08D5"/>
    <w:rsid w:val="00C6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5386"/>
  <w15:chartTrackingRefBased/>
  <w15:docId w15:val="{BAC79197-BA3A-4744-8DA1-28E893C6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2F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2F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2F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2F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2F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2F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2F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2F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2F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2F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2F0D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C62F0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62F0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62F0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62F0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62F0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62F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909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2026-10-11T18:42:00Z</dcterms:created>
  <dcterms:modified xsi:type="dcterms:W3CDTF">2026-10-11T18:42:00Z</dcterms:modified>
</cp:coreProperties>
</file>